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48C" w:rsidRPr="0026148C" w:rsidRDefault="0026148C" w:rsidP="0026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48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 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t>Free Hostel Management System with source code (Free Download)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br/>
      </w:r>
      <w:r w:rsidRPr="0026148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t> Web Application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br/>
      </w:r>
      <w:r w:rsidRPr="0026148C">
        <w:rPr>
          <w:rFonts w:ascii="Times New Roman" w:eastAsia="Times New Roman" w:hAnsi="Times New Roman" w:cs="Times New Roman"/>
          <w:b/>
          <w:bCs/>
          <w:sz w:val="24"/>
          <w:szCs w:val="24"/>
        </w:rPr>
        <w:t>Using Platform: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t> PHP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br/>
      </w:r>
      <w:r w:rsidRPr="0026148C">
        <w:rPr>
          <w:rFonts w:ascii="Times New Roman" w:eastAsia="Times New Roman" w:hAnsi="Times New Roman" w:cs="Times New Roman"/>
          <w:b/>
          <w:bCs/>
          <w:sz w:val="24"/>
          <w:szCs w:val="24"/>
        </w:rPr>
        <w:t>Used Programming Language: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t>HTML,HTML5,CSS,CSS3, Bootstrap and JavaScript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br/>
      </w:r>
      <w:r w:rsidRPr="0026148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Tool: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t> Notepad++, Sublime Text, Adobe Dreamweaver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br/>
      </w:r>
      <w:r w:rsidRPr="0026148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name: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26148C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26148C">
        <w:rPr>
          <w:rFonts w:ascii="Times New Roman" w:eastAsia="Times New Roman" w:hAnsi="Times New Roman" w:cs="Times New Roman"/>
          <w:sz w:val="24"/>
          <w:szCs w:val="24"/>
        </w:rPr>
        <w:br/>
      </w:r>
      <w:r w:rsidRPr="0026148C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Browser: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t> Internet Explorer, Opera Mini, Google Chrome, Mozilla Firefox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br/>
      </w:r>
      <w:r w:rsidRPr="0026148C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Operating System:</w:t>
      </w:r>
      <w:r w:rsidRPr="0026148C">
        <w:rPr>
          <w:rFonts w:ascii="Times New Roman" w:eastAsia="Times New Roman" w:hAnsi="Times New Roman" w:cs="Times New Roman"/>
          <w:sz w:val="24"/>
          <w:szCs w:val="24"/>
        </w:rPr>
        <w:t> Windows 7, Windows 8, Windows 10, Linux, Mac.</w:t>
      </w:r>
    </w:p>
    <w:p w:rsidR="0026148C" w:rsidRPr="0026148C" w:rsidRDefault="0026148C" w:rsidP="0026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148C">
        <w:rPr>
          <w:rFonts w:ascii="Times New Roman" w:eastAsia="Times New Roman" w:hAnsi="Times New Roman" w:cs="Times New Roman"/>
          <w:b/>
          <w:bCs/>
          <w:sz w:val="24"/>
          <w:szCs w:val="24"/>
        </w:rPr>
        <w:t>PHP Software tool Requirement for the project running:</w:t>
      </w:r>
    </w:p>
    <w:p w:rsidR="0026148C" w:rsidRPr="0026148C" w:rsidRDefault="0026148C" w:rsidP="0026148C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0" w:author="Unknown"/>
          <w:rFonts w:ascii="Times New Roman" w:eastAsia="Times New Roman" w:hAnsi="Times New Roman" w:cs="Times New Roman"/>
          <w:sz w:val="24"/>
          <w:szCs w:val="24"/>
        </w:rPr>
      </w:pPr>
      <w:proofErr w:type="spellStart"/>
      <w:ins w:id="1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Xampp</w:t>
        </w:r>
        <w:proofErr w:type="spellEnd"/>
      </w:ins>
    </w:p>
    <w:p w:rsidR="0026148C" w:rsidRPr="0026148C" w:rsidRDefault="0026148C" w:rsidP="0026148C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2" w:author="Unknown"/>
          <w:rFonts w:ascii="Times New Roman" w:eastAsia="Times New Roman" w:hAnsi="Times New Roman" w:cs="Times New Roman"/>
          <w:sz w:val="24"/>
          <w:szCs w:val="24"/>
        </w:rPr>
      </w:pPr>
      <w:ins w:id="3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Lamp</w:t>
        </w:r>
      </w:ins>
    </w:p>
    <w:p w:rsidR="0026148C" w:rsidRPr="0026148C" w:rsidRDefault="0026148C" w:rsidP="0026148C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4" w:author="Unknown"/>
          <w:rFonts w:ascii="Times New Roman" w:eastAsia="Times New Roman" w:hAnsi="Times New Roman" w:cs="Times New Roman"/>
          <w:sz w:val="24"/>
          <w:szCs w:val="24"/>
        </w:rPr>
      </w:pPr>
      <w:proofErr w:type="spellStart"/>
      <w:ins w:id="5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Wamp</w:t>
        </w:r>
        <w:proofErr w:type="spellEnd"/>
      </w:ins>
    </w:p>
    <w:p w:rsidR="0026148C" w:rsidRPr="0026148C" w:rsidRDefault="0026148C" w:rsidP="0026148C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6" w:author="Unknown"/>
          <w:rFonts w:ascii="Times New Roman" w:eastAsia="Times New Roman" w:hAnsi="Times New Roman" w:cs="Times New Roman"/>
          <w:sz w:val="24"/>
          <w:szCs w:val="24"/>
        </w:rPr>
      </w:pPr>
      <w:ins w:id="7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Apache</w:t>
        </w:r>
      </w:ins>
    </w:p>
    <w:p w:rsidR="0026148C" w:rsidRPr="0026148C" w:rsidRDefault="0026148C" w:rsidP="0026148C">
      <w:pPr>
        <w:numPr>
          <w:ilvl w:val="0"/>
          <w:numId w:val="1"/>
        </w:numPr>
        <w:spacing w:before="100" w:beforeAutospacing="1" w:after="100" w:afterAutospacing="1" w:line="240" w:lineRule="auto"/>
        <w:rPr>
          <w:ins w:id="8" w:author="Unknown"/>
          <w:rFonts w:ascii="Times New Roman" w:eastAsia="Times New Roman" w:hAnsi="Times New Roman" w:cs="Times New Roman"/>
          <w:sz w:val="24"/>
          <w:szCs w:val="24"/>
        </w:rPr>
      </w:pPr>
      <w:proofErr w:type="spellStart"/>
      <w:ins w:id="9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Mysql</w:t>
        </w:r>
        <w:proofErr w:type="spellEnd"/>
      </w:ins>
    </w:p>
    <w:p w:rsidR="0026148C" w:rsidRPr="0026148C" w:rsidRDefault="0026148C" w:rsidP="0026148C">
      <w:pPr>
        <w:spacing w:before="100" w:beforeAutospacing="1" w:after="100" w:afterAutospacing="1" w:line="240" w:lineRule="auto"/>
        <w:rPr>
          <w:ins w:id="10" w:author="Unknown"/>
          <w:rFonts w:ascii="Times New Roman" w:eastAsia="Times New Roman" w:hAnsi="Times New Roman" w:cs="Times New Roman"/>
          <w:sz w:val="24"/>
          <w:szCs w:val="24"/>
        </w:rPr>
      </w:pPr>
      <w:ins w:id="11" w:author="Unknown">
        <w:r w:rsidRPr="0026148C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How to Configuration (Run</w:t>
        </w:r>
        <w:proofErr w:type="gramStart"/>
        <w:r w:rsidRPr="0026148C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)  the</w:t>
        </w:r>
        <w:proofErr w:type="gramEnd"/>
        <w:r w:rsidRPr="0026148C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free project</w:t>
        </w:r>
      </w:ins>
    </w:p>
    <w:p w:rsidR="0026148C" w:rsidRPr="0026148C" w:rsidRDefault="0026148C" w:rsidP="0026148C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12" w:author="Unknown"/>
          <w:rFonts w:ascii="Times New Roman" w:eastAsia="Times New Roman" w:hAnsi="Times New Roman" w:cs="Times New Roman"/>
          <w:sz w:val="24"/>
          <w:szCs w:val="24"/>
        </w:rPr>
      </w:pPr>
      <w:ins w:id="13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Download project zip file</w:t>
        </w:r>
      </w:ins>
    </w:p>
    <w:p w:rsidR="0026148C" w:rsidRPr="0026148C" w:rsidRDefault="0026148C" w:rsidP="0026148C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14" w:author="Unknown"/>
          <w:rFonts w:ascii="Times New Roman" w:eastAsia="Times New Roman" w:hAnsi="Times New Roman" w:cs="Times New Roman"/>
          <w:sz w:val="24"/>
          <w:szCs w:val="24"/>
        </w:rPr>
      </w:pPr>
      <w:ins w:id="15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Free Project Unzip and past root directory file</w:t>
        </w:r>
      </w:ins>
    </w:p>
    <w:p w:rsidR="0026148C" w:rsidRPr="0026148C" w:rsidRDefault="0026148C" w:rsidP="0026148C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16" w:author="Unknown"/>
          <w:rFonts w:ascii="Times New Roman" w:eastAsia="Times New Roman" w:hAnsi="Times New Roman" w:cs="Times New Roman"/>
          <w:sz w:val="24"/>
          <w:szCs w:val="24"/>
        </w:rPr>
      </w:pPr>
      <w:ins w:id="17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 xml:space="preserve">Longing </w:t>
        </w:r>
        <w:proofErr w:type="spellStart"/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MySQL</w:t>
        </w:r>
        <w:proofErr w:type="spellEnd"/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 xml:space="preserve"> database and create the database example database name: “database’</w:t>
        </w:r>
      </w:ins>
    </w:p>
    <w:p w:rsidR="0026148C" w:rsidRPr="0026148C" w:rsidRDefault="0026148C" w:rsidP="0026148C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18" w:author="Unknown"/>
          <w:rFonts w:ascii="Times New Roman" w:eastAsia="Times New Roman" w:hAnsi="Times New Roman" w:cs="Times New Roman"/>
          <w:sz w:val="24"/>
          <w:szCs w:val="24"/>
        </w:rPr>
      </w:pPr>
      <w:ins w:id="19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Database Import the (</w:t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"http://localhost/phpmyadmin/server_import.php" </w:instrText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2614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http://localhost/phpmyadmin/server_import.php</w:t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) Choose to file </w:t>
        </w:r>
        <w:r w:rsidRPr="0026148C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SQL</w:t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 Click</w:t>
        </w:r>
      </w:ins>
    </w:p>
    <w:p w:rsidR="0026148C" w:rsidRPr="0026148C" w:rsidRDefault="0026148C" w:rsidP="0026148C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20" w:author="Unknown"/>
          <w:rFonts w:ascii="Times New Roman" w:eastAsia="Times New Roman" w:hAnsi="Times New Roman" w:cs="Times New Roman"/>
          <w:sz w:val="24"/>
          <w:szCs w:val="24"/>
        </w:rPr>
      </w:pPr>
      <w:ins w:id="21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Type project URL Link: </w:t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"http://localhost/jobnews" </w:instrText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2614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http://localhost/jobnews</w:t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26148C" w:rsidRPr="0026148C" w:rsidRDefault="0026148C" w:rsidP="0026148C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22" w:author="Unknown"/>
          <w:rFonts w:ascii="Times New Roman" w:eastAsia="Times New Roman" w:hAnsi="Times New Roman" w:cs="Times New Roman"/>
          <w:sz w:val="24"/>
          <w:szCs w:val="24"/>
        </w:rPr>
      </w:pPr>
      <w:ins w:id="23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Login admin Panel Type  URL Link: </w:t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fldChar w:fldCharType="begin"/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instrText xml:space="preserve"> HYPERLINK "http://localhost/jobnews/admin" </w:instrText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fldChar w:fldCharType="separate"/>
        </w:r>
        <w:r w:rsidRPr="002614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http://localhost/jobnews/admin</w:t>
        </w:r>
        <w:r w:rsidRPr="0026148C">
          <w:rPr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ins>
    </w:p>
    <w:p w:rsidR="0026148C" w:rsidRPr="0026148C" w:rsidRDefault="0026148C" w:rsidP="0026148C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24" w:author="Unknown"/>
          <w:rFonts w:ascii="Times New Roman" w:eastAsia="Times New Roman" w:hAnsi="Times New Roman" w:cs="Times New Roman"/>
          <w:sz w:val="24"/>
          <w:szCs w:val="24"/>
        </w:rPr>
      </w:pPr>
      <w:ins w:id="25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User  Longing Name: user</w:t>
        </w:r>
      </w:ins>
    </w:p>
    <w:p w:rsidR="0026148C" w:rsidRPr="0026148C" w:rsidRDefault="0026148C" w:rsidP="0026148C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26" w:author="Unknown"/>
          <w:rFonts w:ascii="Times New Roman" w:eastAsia="Times New Roman" w:hAnsi="Times New Roman" w:cs="Times New Roman"/>
          <w:sz w:val="24"/>
          <w:szCs w:val="24"/>
        </w:rPr>
      </w:pPr>
      <w:ins w:id="27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User Longing  Password: user</w:t>
        </w:r>
      </w:ins>
    </w:p>
    <w:p w:rsidR="0026148C" w:rsidRPr="0026148C" w:rsidRDefault="0026148C" w:rsidP="0026148C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28" w:author="Unknown"/>
          <w:rFonts w:ascii="Times New Roman" w:eastAsia="Times New Roman" w:hAnsi="Times New Roman" w:cs="Times New Roman"/>
          <w:sz w:val="24"/>
          <w:szCs w:val="24"/>
        </w:rPr>
      </w:pPr>
      <w:ins w:id="29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Project admin panel Logging User Name: Admin</w:t>
        </w:r>
      </w:ins>
    </w:p>
    <w:p w:rsidR="0026148C" w:rsidRPr="0026148C" w:rsidRDefault="0026148C" w:rsidP="0026148C">
      <w:pPr>
        <w:numPr>
          <w:ilvl w:val="0"/>
          <w:numId w:val="2"/>
        </w:numPr>
        <w:spacing w:before="100" w:beforeAutospacing="1" w:after="100" w:afterAutospacing="1" w:line="240" w:lineRule="auto"/>
        <w:rPr>
          <w:ins w:id="30" w:author="Unknown"/>
          <w:rFonts w:ascii="Times New Roman" w:eastAsia="Times New Roman" w:hAnsi="Times New Roman" w:cs="Times New Roman"/>
          <w:sz w:val="24"/>
          <w:szCs w:val="24"/>
        </w:rPr>
      </w:pPr>
      <w:ins w:id="31" w:author="Unknown">
        <w:r w:rsidRPr="0026148C">
          <w:rPr>
            <w:rFonts w:ascii="Times New Roman" w:eastAsia="Times New Roman" w:hAnsi="Times New Roman" w:cs="Times New Roman"/>
            <w:sz w:val="24"/>
            <w:szCs w:val="24"/>
          </w:rPr>
          <w:t>Project admin panel Logging Password: Admin</w:t>
        </w:r>
      </w:ins>
    </w:p>
    <w:p w:rsidR="00CB6600" w:rsidRDefault="00CB6600" w:rsidP="0026148C"/>
    <w:p w:rsidR="0026148C" w:rsidRDefault="0026148C" w:rsidP="0026148C">
      <w:r>
        <w:tab/>
      </w:r>
      <w:r>
        <w:tab/>
      </w:r>
      <w:r>
        <w:tab/>
      </w:r>
      <w:r>
        <w:tab/>
      </w:r>
      <w:r>
        <w:tab/>
      </w:r>
      <w:r>
        <w:tab/>
        <w:t>STUDENT HOSTEL MANAGEMENT</w:t>
      </w:r>
    </w:p>
    <w:p w:rsidR="0026148C" w:rsidRDefault="0026148C" w:rsidP="0026148C">
      <w:r>
        <w:t xml:space="preserve">This project is based on providing the college's hostel </w:t>
      </w:r>
      <w:proofErr w:type="spellStart"/>
      <w:r>
        <w:t>informaton</w:t>
      </w:r>
      <w:proofErr w:type="spellEnd"/>
      <w:r>
        <w:t xml:space="preserve"> to </w:t>
      </w:r>
      <w:proofErr w:type="spellStart"/>
      <w:r>
        <w:t>he</w:t>
      </w:r>
      <w:proofErr w:type="spellEnd"/>
      <w:r>
        <w:t xml:space="preserve"> students who want to seek admission.</w:t>
      </w:r>
    </w:p>
    <w:p w:rsidR="0026148C" w:rsidRDefault="0026148C" w:rsidP="0026148C">
      <w:r>
        <w:t xml:space="preserve">This website also gives a glimpse of college like about the current </w:t>
      </w:r>
      <w:proofErr w:type="spellStart"/>
      <w:r>
        <w:t>news</w:t>
      </w:r>
      <w:proofErr w:type="gramStart"/>
      <w:r>
        <w:t>,updates,amendments</w:t>
      </w:r>
      <w:proofErr w:type="spellEnd"/>
      <w:proofErr w:type="gramEnd"/>
      <w:r>
        <w:t xml:space="preserve"> made, etc.</w:t>
      </w:r>
    </w:p>
    <w:p w:rsidR="0026148C" w:rsidRDefault="0026148C" w:rsidP="0026148C">
      <w:proofErr w:type="gramStart"/>
      <w:r>
        <w:t>this</w:t>
      </w:r>
      <w:proofErr w:type="gramEnd"/>
      <w:r>
        <w:t xml:space="preserve"> website is </w:t>
      </w:r>
      <w:proofErr w:type="spellStart"/>
      <w:r>
        <w:t>wholesolelly</w:t>
      </w:r>
      <w:proofErr w:type="spellEnd"/>
      <w:r>
        <w:t xml:space="preserve"> based on </w:t>
      </w:r>
      <w:proofErr w:type="spellStart"/>
      <w:r>
        <w:t>PHP.Its</w:t>
      </w:r>
      <w:proofErr w:type="spellEnd"/>
      <w:r>
        <w:t xml:space="preserve"> uses Static as well as Dynamic Pages.</w:t>
      </w:r>
      <w:r>
        <w:tab/>
      </w:r>
      <w:r>
        <w:tab/>
      </w:r>
      <w:r>
        <w:tab/>
      </w:r>
      <w:r>
        <w:tab/>
      </w:r>
      <w:r>
        <w:tab/>
      </w:r>
    </w:p>
    <w:p w:rsidR="0026148C" w:rsidRDefault="0026148C" w:rsidP="0026148C"/>
    <w:p w:rsidR="0026148C" w:rsidRDefault="0026148C" w:rsidP="0026148C">
      <w:r>
        <w:t>* Registration Page</w:t>
      </w:r>
    </w:p>
    <w:p w:rsidR="0026148C" w:rsidRDefault="0026148C" w:rsidP="0026148C">
      <w:r>
        <w:lastRenderedPageBreak/>
        <w:tab/>
        <w:t>-user can register with username and password (encrypted with MD5 function)</w:t>
      </w:r>
    </w:p>
    <w:p w:rsidR="0026148C" w:rsidRDefault="0026148C" w:rsidP="0026148C">
      <w:r>
        <w:tab/>
        <w:t>-</w:t>
      </w:r>
      <w:proofErr w:type="gramStart"/>
      <w:r>
        <w:t>two</w:t>
      </w:r>
      <w:proofErr w:type="gramEnd"/>
      <w:r>
        <w:t xml:space="preserve"> users with same mobile number are not allowed.</w:t>
      </w:r>
    </w:p>
    <w:p w:rsidR="0026148C" w:rsidRDefault="0026148C" w:rsidP="0026148C">
      <w:r>
        <w:tab/>
        <w:t xml:space="preserve">-numeric </w:t>
      </w:r>
      <w:proofErr w:type="spellStart"/>
      <w:r>
        <w:t>captcha</w:t>
      </w:r>
      <w:proofErr w:type="spellEnd"/>
      <w:r>
        <w:t xml:space="preserve"> is </w:t>
      </w:r>
      <w:proofErr w:type="spellStart"/>
      <w:r>
        <w:t>implemeted</w:t>
      </w:r>
      <w:proofErr w:type="spellEnd"/>
      <w:r>
        <w:t>.</w:t>
      </w:r>
    </w:p>
    <w:p w:rsidR="0026148C" w:rsidRDefault="0026148C" w:rsidP="0026148C"/>
    <w:p w:rsidR="0026148C" w:rsidRDefault="0026148C" w:rsidP="0026148C">
      <w:r>
        <w:t>* Student Login Page</w:t>
      </w:r>
    </w:p>
    <w:p w:rsidR="0026148C" w:rsidRDefault="0026148C" w:rsidP="0026148C">
      <w:r>
        <w:tab/>
        <w:t>-Student users registered with Registration Page can Login to view hidden information.</w:t>
      </w:r>
    </w:p>
    <w:p w:rsidR="0026148C" w:rsidRDefault="0026148C" w:rsidP="0026148C">
      <w:r>
        <w:tab/>
        <w:t>-Hidden information contains Mess Fees and Room Fees.</w:t>
      </w:r>
    </w:p>
    <w:p w:rsidR="0026148C" w:rsidRDefault="0026148C" w:rsidP="0026148C">
      <w:r>
        <w:tab/>
        <w:t>-Users can only view this page once they login.</w:t>
      </w:r>
    </w:p>
    <w:p w:rsidR="0026148C" w:rsidRDefault="0026148C" w:rsidP="0026148C">
      <w:r>
        <w:tab/>
        <w:t xml:space="preserve">-sessions are </w:t>
      </w:r>
      <w:proofErr w:type="spellStart"/>
      <w:r>
        <w:t>implemeted</w:t>
      </w:r>
      <w:proofErr w:type="spellEnd"/>
      <w:r>
        <w:t>.</w:t>
      </w:r>
    </w:p>
    <w:p w:rsidR="0026148C" w:rsidRDefault="0026148C" w:rsidP="0026148C"/>
    <w:p w:rsidR="0026148C" w:rsidRDefault="0026148C" w:rsidP="0026148C">
      <w:r>
        <w:t xml:space="preserve">* </w:t>
      </w:r>
      <w:proofErr w:type="spellStart"/>
      <w:r>
        <w:t>Admininstrator</w:t>
      </w:r>
      <w:proofErr w:type="spellEnd"/>
      <w:r>
        <w:t xml:space="preserve"> Login (Backend)</w:t>
      </w:r>
    </w:p>
    <w:p w:rsidR="0026148C" w:rsidRDefault="0026148C" w:rsidP="0026148C">
      <w:r>
        <w:tab/>
        <w:t xml:space="preserve">-New admin </w:t>
      </w:r>
      <w:proofErr w:type="spellStart"/>
      <w:r>
        <w:t>acounts</w:t>
      </w:r>
      <w:proofErr w:type="spellEnd"/>
      <w:r>
        <w:t xml:space="preserve"> cannot be made manually for security reasons.</w:t>
      </w:r>
    </w:p>
    <w:p w:rsidR="0026148C" w:rsidRDefault="0026148C" w:rsidP="0026148C">
      <w:r>
        <w:tab/>
        <w:t xml:space="preserve">-Admin account has </w:t>
      </w:r>
      <w:proofErr w:type="spellStart"/>
      <w:r>
        <w:t>priviledges</w:t>
      </w:r>
      <w:proofErr w:type="spellEnd"/>
      <w:r>
        <w:t xml:space="preserve"> to edit the contents of the Website.</w:t>
      </w:r>
    </w:p>
    <w:p w:rsidR="0026148C" w:rsidRDefault="0026148C" w:rsidP="0026148C">
      <w:r>
        <w:tab/>
        <w:t>-Admin password is encrypted with MD5 Function.</w:t>
      </w:r>
    </w:p>
    <w:p w:rsidR="0026148C" w:rsidRDefault="0026148C" w:rsidP="0026148C"/>
    <w:p w:rsidR="0026148C" w:rsidRDefault="0026148C" w:rsidP="0026148C">
      <w:r>
        <w:t>*Session Modules</w:t>
      </w:r>
    </w:p>
    <w:p w:rsidR="0026148C" w:rsidRDefault="0026148C" w:rsidP="0026148C">
      <w:r>
        <w:tab/>
        <w:t>-All pages are protected by Session.</w:t>
      </w:r>
    </w:p>
    <w:p w:rsidR="0026148C" w:rsidRDefault="0026148C" w:rsidP="0026148C">
      <w:r>
        <w:tab/>
        <w:t xml:space="preserve">-Control Panel and Hostel Login pages </w:t>
      </w:r>
      <w:proofErr w:type="spellStart"/>
      <w:proofErr w:type="gramStart"/>
      <w:r>
        <w:t>cant</w:t>
      </w:r>
      <w:proofErr w:type="spellEnd"/>
      <w:proofErr w:type="gramEnd"/>
      <w:r>
        <w:t xml:space="preserve"> be viewed by users without login. </w:t>
      </w:r>
    </w:p>
    <w:p w:rsidR="0026148C" w:rsidRDefault="0026148C" w:rsidP="0026148C"/>
    <w:p w:rsidR="0026148C" w:rsidRDefault="0026148C" w:rsidP="0026148C">
      <w:r>
        <w:t>*PHP Functions</w:t>
      </w:r>
    </w:p>
    <w:p w:rsidR="0026148C" w:rsidRDefault="0026148C" w:rsidP="0026148C">
      <w:r>
        <w:tab/>
        <w:t xml:space="preserve">-Body </w:t>
      </w:r>
      <w:proofErr w:type="spellStart"/>
      <w:r>
        <w:t>OnLoad</w:t>
      </w:r>
      <w:proofErr w:type="spellEnd"/>
      <w:r>
        <w:t xml:space="preserve"> functions are used to keep Processing of PHP files faster on the server.</w:t>
      </w:r>
    </w:p>
    <w:p w:rsidR="0026148C" w:rsidRPr="0026148C" w:rsidRDefault="0026148C" w:rsidP="0026148C">
      <w:r>
        <w:tab/>
        <w:t>-All pages are connected by DB</w:t>
      </w:r>
    </w:p>
    <w:sectPr w:rsidR="0026148C" w:rsidRPr="0026148C" w:rsidSect="00D52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AD5B93"/>
    <w:multiLevelType w:val="multilevel"/>
    <w:tmpl w:val="D05E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0B0A0F"/>
    <w:multiLevelType w:val="multilevel"/>
    <w:tmpl w:val="F60E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B6600"/>
    <w:rsid w:val="0026148C"/>
    <w:rsid w:val="00CB6600"/>
    <w:rsid w:val="00D5267D"/>
    <w:rsid w:val="00F024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6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6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66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6148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49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Tapan</dc:creator>
  <cp:lastModifiedBy>Tapan</cp:lastModifiedBy>
  <cp:revision>2</cp:revision>
  <dcterms:created xsi:type="dcterms:W3CDTF">2020-03-27T12:01:00Z</dcterms:created>
  <dcterms:modified xsi:type="dcterms:W3CDTF">2020-03-27T12:26:00Z</dcterms:modified>
</cp:coreProperties>
</file>